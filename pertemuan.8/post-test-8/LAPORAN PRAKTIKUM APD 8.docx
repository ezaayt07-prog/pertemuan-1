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1E956" w14:textId="77777777" w:rsidR="00E74F13" w:rsidRDefault="00EB6FB0">
      <w:pPr>
        <w:pStyle w:val="Title"/>
      </w:pPr>
      <w:bookmarkStart w:id="0" w:name="_ote2ziq3d2pi" w:colFirst="0" w:colLast="0"/>
      <w:bookmarkEnd w:id="0"/>
      <w:r>
        <w:t>LAPORAN PRAKTIKUM</w:t>
      </w:r>
    </w:p>
    <w:p w14:paraId="3FA150B3" w14:textId="7043013E" w:rsidR="00E74F13" w:rsidRDefault="00EB6FB0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POSTTEST </w:t>
      </w:r>
      <w:r w:rsidR="00DB7DF7">
        <w:rPr>
          <w:rFonts w:ascii="Times New Roman" w:eastAsia="Times New Roman" w:hAnsi="Times New Roman" w:cs="Times New Roman"/>
          <w:b/>
          <w:sz w:val="28"/>
          <w:szCs w:val="28"/>
        </w:rPr>
        <w:t>8</w:t>
      </w:r>
    </w:p>
    <w:p w14:paraId="2AA1AF4E" w14:textId="77777777" w:rsidR="00E74F13" w:rsidRDefault="00EB6FB0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ALGORITMA PEMROGRAMAN DASAR</w:t>
      </w:r>
    </w:p>
    <w:p w14:paraId="17CF19BB" w14:textId="77777777" w:rsidR="00E74F13" w:rsidRDefault="00E74F13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F1ADEF7" w14:textId="77777777" w:rsidR="00E74F13" w:rsidRDefault="00E74F13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4E8A73C" w14:textId="77777777" w:rsidR="00E74F13" w:rsidRDefault="00E74F13">
      <w:pPr>
        <w:spacing w:after="16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C648C3A" w14:textId="77777777" w:rsidR="00E74F13" w:rsidRDefault="00EB6FB0">
      <w:pPr>
        <w:spacing w:after="16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7F92847F" wp14:editId="32F20884">
            <wp:extent cx="2913894" cy="2916942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13894" cy="291694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646856" w14:textId="77777777" w:rsidR="00E74F13" w:rsidRDefault="00E74F13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F0367DC" w14:textId="77777777" w:rsidR="00E74F13" w:rsidRDefault="00EB6FB0">
      <w:pPr>
        <w:spacing w:after="160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Disusun oleh:</w:t>
      </w:r>
    </w:p>
    <w:p w14:paraId="30B43ABD" w14:textId="77777777" w:rsidR="00E74F13" w:rsidRDefault="00EB6FB0">
      <w:pPr>
        <w:spacing w:after="160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REZA HAIKAL (2509106113)</w:t>
      </w:r>
    </w:p>
    <w:p w14:paraId="0D3E3A02" w14:textId="0764DA19" w:rsidR="00E74F13" w:rsidRDefault="00EB6FB0">
      <w:pPr>
        <w:spacing w:after="160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INFORMATIKA C2‘25</w:t>
      </w:r>
    </w:p>
    <w:p w14:paraId="27440DEF" w14:textId="77777777" w:rsidR="00E74F13" w:rsidRDefault="00E74F13">
      <w:pPr>
        <w:spacing w:after="16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8D74DEE" w14:textId="77777777" w:rsidR="00E74F13" w:rsidRDefault="00E74F13">
      <w:pPr>
        <w:spacing w:after="16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6D5A7EE" w14:textId="77777777" w:rsidR="00E74F13" w:rsidRDefault="00E74F13">
      <w:pPr>
        <w:spacing w:after="16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D985B0E" w14:textId="77777777" w:rsidR="00E74F13" w:rsidRDefault="00EB6FB0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PROGRAM STUDI INFORMATIKA</w:t>
      </w:r>
    </w:p>
    <w:p w14:paraId="58EA2331" w14:textId="77777777" w:rsidR="00E74F13" w:rsidRDefault="00EB6FB0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UNIVERSITAS MULAWARMAN</w:t>
      </w:r>
    </w:p>
    <w:p w14:paraId="2954F96D" w14:textId="77777777" w:rsidR="00E74F13" w:rsidRDefault="00EB6FB0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SAMARINDA</w:t>
      </w:r>
    </w:p>
    <w:p w14:paraId="3BF19048" w14:textId="77777777" w:rsidR="00E74F13" w:rsidRDefault="00EB6FB0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</w:rPr>
        <w:sectPr w:rsidR="00E74F13">
          <w:headerReference w:type="default" r:id="rId8"/>
          <w:footerReference w:type="default" r:id="rId9"/>
          <w:headerReference w:type="first" r:id="rId10"/>
          <w:footerReference w:type="first" r:id="rId11"/>
          <w:pgSz w:w="11909" w:h="16834"/>
          <w:pgMar w:top="1440" w:right="1440" w:bottom="1440" w:left="1440" w:header="720" w:footer="720" w:gutter="0"/>
          <w:pgNumType w:start="0"/>
          <w:cols w:space="720"/>
          <w:titlePg/>
        </w:sect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2025</w:t>
      </w:r>
    </w:p>
    <w:p w14:paraId="3D38F126" w14:textId="77777777" w:rsidR="00E74F13" w:rsidRDefault="00EB6FB0">
      <w:pPr>
        <w:pStyle w:val="Heading1"/>
        <w:ind w:left="0"/>
        <w:rPr>
          <w:i/>
          <w:sz w:val="24"/>
          <w:szCs w:val="24"/>
        </w:rPr>
      </w:pPr>
      <w:bookmarkStart w:id="1" w:name="_cp5mbglk0kba" w:colFirst="0" w:colLast="0"/>
      <w:bookmarkEnd w:id="1"/>
      <w:r>
        <w:lastRenderedPageBreak/>
        <w:t>1. Flowchart</w:t>
      </w:r>
    </w:p>
    <w:p w14:paraId="4C881439" w14:textId="77777777" w:rsidR="00E74F13" w:rsidRDefault="00E74F13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B7CAB3F" w14:textId="13C8ED54" w:rsidR="00E74F13" w:rsidRDefault="00581B0A" w:rsidP="000E02B6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E4559ED" wp14:editId="434CD553">
            <wp:extent cx="5250635" cy="5982218"/>
            <wp:effectExtent l="0" t="0" r="7620" b="0"/>
            <wp:docPr id="219825385" name="Picture 6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825385" name="Picture 6" descr="A diagram of a computer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0635" cy="5982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24FE1" w14:textId="77777777" w:rsidR="00E74F13" w:rsidRDefault="00E74F13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35692DA3" w14:textId="12093C8E" w:rsidR="00E74F13" w:rsidRDefault="00E74F13">
      <w:pPr>
        <w:spacing w:line="360" w:lineRule="auto"/>
        <w:jc w:val="both"/>
        <w:rPr>
          <w:rFonts w:ascii="Times" w:eastAsia="Times" w:hAnsi="Times" w:cs="Times"/>
          <w:i/>
          <w:sz w:val="24"/>
          <w:szCs w:val="24"/>
        </w:rPr>
      </w:pPr>
    </w:p>
    <w:p w14:paraId="2514373F" w14:textId="1360B31E" w:rsidR="00E74F13" w:rsidRPr="006C220C" w:rsidRDefault="00EB6FB0">
      <w:pPr>
        <w:pStyle w:val="Heading2"/>
        <w:ind w:left="0" w:firstLine="0"/>
      </w:pPr>
      <w:bookmarkStart w:id="2" w:name="_dx8m8m63ze0" w:colFirst="0" w:colLast="0"/>
      <w:bookmarkEnd w:id="2"/>
      <w:r>
        <w:br w:type="page"/>
      </w:r>
      <w:bookmarkStart w:id="3" w:name="_3q1ri3t8yflr" w:colFirst="0" w:colLast="0"/>
      <w:bookmarkEnd w:id="3"/>
      <w:r>
        <w:lastRenderedPageBreak/>
        <w:t>2. Deskripsi Singkat Program</w:t>
      </w:r>
    </w:p>
    <w:p w14:paraId="1398437B" w14:textId="590592DF" w:rsidR="00E74F13" w:rsidRPr="00F918C8" w:rsidRDefault="00F918C8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F918C8">
        <w:rPr>
          <w:rFonts w:ascii="Times New Roman" w:eastAsia="Times New Roman" w:hAnsi="Times New Roman" w:cs="Times New Roman"/>
          <w:iCs/>
          <w:sz w:val="24"/>
          <w:szCs w:val="24"/>
        </w:rPr>
        <w:t>Program “Daftar Barang Toko Elektronik Mini”</w:t>
      </w:r>
      <w:r w:rsidR="0006724D" w:rsidRPr="00F918C8">
        <w:rPr>
          <w:rFonts w:ascii="Times New Roman" w:eastAsia="Times New Roman" w:hAnsi="Times New Roman" w:cs="Times New Roman"/>
          <w:iCs/>
          <w:sz w:val="24"/>
          <w:szCs w:val="24"/>
        </w:rPr>
        <w:t>.</w:t>
      </w:r>
      <w:r w:rsidRPr="00F918C8">
        <w:rPr>
          <w:rFonts w:ascii="Times New Roman" w:eastAsia="Times New Roman" w:hAnsi="Times New Roman" w:cs="Times New Roman"/>
          <w:iCs/>
          <w:sz w:val="24"/>
          <w:szCs w:val="24"/>
        </w:rPr>
        <w:t xml:space="preserve"> untuk mengelola data barang di sebuah toko elektronik kecil.</w:t>
      </w:r>
    </w:p>
    <w:p w14:paraId="55D7D5E5" w14:textId="28495245" w:rsidR="006C220C" w:rsidRPr="00EB6FB0" w:rsidRDefault="00EB6FB0" w:rsidP="00EB6FB0">
      <w:pPr>
        <w:pStyle w:val="Heading1"/>
        <w:ind w:left="0"/>
        <w:rPr>
          <w:i/>
          <w:sz w:val="24"/>
          <w:szCs w:val="24"/>
        </w:rPr>
      </w:pPr>
      <w:r>
        <w:t>3. Source Code</w:t>
      </w:r>
    </w:p>
    <w:p w14:paraId="4EC1D2BE" w14:textId="77777777" w:rsidR="00F83B8A" w:rsidRPr="00F83B8A" w:rsidRDefault="007C5ACE" w:rsidP="00F83B8A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7C5AC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 </w:t>
      </w:r>
      <w:r w:rsidR="00F83B8A" w:rsidRPr="00F83B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import </w:t>
      </w:r>
      <w:proofErr w:type="spellStart"/>
      <w:r w:rsidR="00F83B8A" w:rsidRPr="00F83B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os</w:t>
      </w:r>
      <w:proofErr w:type="spellEnd"/>
    </w:p>
    <w:p w14:paraId="7CBE9D15" w14:textId="77777777" w:rsidR="00F83B8A" w:rsidRPr="00F83B8A" w:rsidRDefault="00F83B8A" w:rsidP="00F83B8A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F83B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from </w:t>
      </w:r>
      <w:proofErr w:type="spellStart"/>
      <w:r w:rsidRPr="00F83B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prettytable</w:t>
      </w:r>
      <w:proofErr w:type="spellEnd"/>
      <w:r w:rsidRPr="00F83B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import </w:t>
      </w:r>
      <w:proofErr w:type="spellStart"/>
      <w:r w:rsidRPr="00F83B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PrettyTable</w:t>
      </w:r>
      <w:proofErr w:type="spellEnd"/>
    </w:p>
    <w:p w14:paraId="379D3B92" w14:textId="77777777" w:rsidR="00F83B8A" w:rsidRDefault="00F83B8A" w:rsidP="00F83B8A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F83B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from </w:t>
      </w:r>
      <w:proofErr w:type="spellStart"/>
      <w:r w:rsidRPr="00F83B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kalkulasi</w:t>
      </w:r>
      <w:proofErr w:type="spellEnd"/>
      <w:r w:rsidRPr="00F83B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import </w:t>
      </w:r>
      <w:proofErr w:type="spellStart"/>
      <w:r w:rsidRPr="00F83B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hitung_total</w:t>
      </w:r>
      <w:proofErr w:type="spellEnd"/>
    </w:p>
    <w:p w14:paraId="4CEB8F18" w14:textId="77777777" w:rsidR="00F83B8A" w:rsidRDefault="00F83B8A" w:rsidP="00F83B8A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</w:p>
    <w:p w14:paraId="7AF5C7EA" w14:textId="1EBB9BCF" w:rsidR="00F83B8A" w:rsidRPr="005D79B3" w:rsidRDefault="00F83B8A" w:rsidP="005D79B3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</w:p>
    <w:p w14:paraId="03DAE0BE" w14:textId="77777777" w:rsidR="00F83B8A" w:rsidRPr="00F83B8A" w:rsidRDefault="00F83B8A" w:rsidP="00F83B8A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F83B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def </w:t>
      </w:r>
      <w:proofErr w:type="spellStart"/>
      <w:r w:rsidRPr="00F83B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hitung_</w:t>
      </w:r>
      <w:proofErr w:type="gramStart"/>
      <w:r w:rsidRPr="00F83B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total</w:t>
      </w:r>
      <w:proofErr w:type="spellEnd"/>
      <w:r w:rsidRPr="00F83B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(</w:t>
      </w:r>
      <w:proofErr w:type="spellStart"/>
      <w:proofErr w:type="gramEnd"/>
      <w:r w:rsidRPr="00F83B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harga</w:t>
      </w:r>
      <w:proofErr w:type="spellEnd"/>
      <w:r w:rsidRPr="00F83B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, </w:t>
      </w:r>
      <w:proofErr w:type="spellStart"/>
      <w:r w:rsidRPr="00F83B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jumlah</w:t>
      </w:r>
      <w:proofErr w:type="spellEnd"/>
      <w:r w:rsidRPr="00F83B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):</w:t>
      </w:r>
    </w:p>
    <w:p w14:paraId="7EEC89B9" w14:textId="77777777" w:rsidR="00F83B8A" w:rsidRDefault="00F83B8A" w:rsidP="00F83B8A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F83B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    return </w:t>
      </w:r>
      <w:proofErr w:type="spellStart"/>
      <w:r w:rsidRPr="00F83B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harga</w:t>
      </w:r>
      <w:proofErr w:type="spellEnd"/>
      <w:r w:rsidRPr="00F83B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* </w:t>
      </w:r>
      <w:proofErr w:type="spellStart"/>
      <w:r w:rsidRPr="00F83B8A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jumlah</w:t>
      </w:r>
      <w:proofErr w:type="spellEnd"/>
    </w:p>
    <w:p w14:paraId="0466BE37" w14:textId="77777777" w:rsidR="005D79B3" w:rsidRDefault="005D79B3" w:rsidP="00F83B8A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</w:p>
    <w:p w14:paraId="3FCC7EEC" w14:textId="77777777" w:rsidR="005D79B3" w:rsidRPr="005D79B3" w:rsidRDefault="005D79B3" w:rsidP="005D79B3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5D79B3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import </w:t>
      </w:r>
      <w:proofErr w:type="spellStart"/>
      <w:r w:rsidRPr="005D79B3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os</w:t>
      </w:r>
      <w:proofErr w:type="spellEnd"/>
    </w:p>
    <w:p w14:paraId="232DE96B" w14:textId="77777777" w:rsidR="005D79B3" w:rsidRPr="005D79B3" w:rsidRDefault="005D79B3" w:rsidP="005D79B3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5D79B3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from data import </w:t>
      </w:r>
      <w:proofErr w:type="spellStart"/>
      <w:r w:rsidRPr="005D79B3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akun</w:t>
      </w:r>
      <w:proofErr w:type="spellEnd"/>
      <w:r w:rsidRPr="005D79B3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, </w:t>
      </w:r>
      <w:proofErr w:type="spellStart"/>
      <w:r w:rsidRPr="005D79B3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barang</w:t>
      </w:r>
      <w:proofErr w:type="spellEnd"/>
      <w:r w:rsidRPr="005D79B3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, </w:t>
      </w:r>
      <w:proofErr w:type="spellStart"/>
      <w:r w:rsidRPr="005D79B3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total_penjualan</w:t>
      </w:r>
      <w:proofErr w:type="spellEnd"/>
      <w:r w:rsidRPr="005D79B3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, clear, </w:t>
      </w:r>
      <w:proofErr w:type="spellStart"/>
      <w:r w:rsidRPr="005D79B3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tampilkan_statistik</w:t>
      </w:r>
      <w:proofErr w:type="spellEnd"/>
      <w:r w:rsidRPr="005D79B3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, </w:t>
      </w:r>
      <w:proofErr w:type="spellStart"/>
      <w:r w:rsidRPr="005D79B3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tampilkan_log</w:t>
      </w:r>
      <w:proofErr w:type="spellEnd"/>
      <w:r w:rsidRPr="005D79B3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, </w:t>
      </w:r>
      <w:proofErr w:type="spellStart"/>
      <w:r w:rsidRPr="005D79B3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read_barang</w:t>
      </w:r>
      <w:proofErr w:type="spellEnd"/>
      <w:r w:rsidRPr="005D79B3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, login, register, </w:t>
      </w:r>
      <w:proofErr w:type="spellStart"/>
      <w:r w:rsidRPr="005D79B3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create_barang</w:t>
      </w:r>
      <w:proofErr w:type="spellEnd"/>
      <w:r w:rsidRPr="005D79B3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, </w:t>
      </w:r>
      <w:proofErr w:type="spellStart"/>
      <w:r w:rsidRPr="005D79B3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update_barang</w:t>
      </w:r>
      <w:proofErr w:type="spellEnd"/>
      <w:r w:rsidRPr="005D79B3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, </w:t>
      </w:r>
      <w:proofErr w:type="spellStart"/>
      <w:r w:rsidRPr="005D79B3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delete_barang</w:t>
      </w:r>
      <w:proofErr w:type="spellEnd"/>
      <w:r w:rsidRPr="005D79B3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, </w:t>
      </w:r>
      <w:proofErr w:type="spellStart"/>
      <w:r w:rsidRPr="005D79B3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menu_admin</w:t>
      </w:r>
      <w:proofErr w:type="spellEnd"/>
      <w:r w:rsidRPr="005D79B3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, </w:t>
      </w:r>
      <w:proofErr w:type="spellStart"/>
      <w:r w:rsidRPr="005D79B3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menu_user</w:t>
      </w:r>
      <w:proofErr w:type="spellEnd"/>
      <w:r w:rsidRPr="005D79B3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, </w:t>
      </w:r>
      <w:proofErr w:type="spellStart"/>
      <w:r w:rsidRPr="005D79B3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proses_beli</w:t>
      </w:r>
      <w:proofErr w:type="spellEnd"/>
    </w:p>
    <w:p w14:paraId="336084DD" w14:textId="77777777" w:rsidR="005D79B3" w:rsidRPr="005D79B3" w:rsidRDefault="005D79B3" w:rsidP="005D79B3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5D79B3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from </w:t>
      </w:r>
      <w:proofErr w:type="spellStart"/>
      <w:r w:rsidRPr="005D79B3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kalkulasi</w:t>
      </w:r>
      <w:proofErr w:type="spellEnd"/>
      <w:r w:rsidRPr="005D79B3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import </w:t>
      </w:r>
      <w:proofErr w:type="spellStart"/>
      <w:r w:rsidRPr="005D79B3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hitung_total</w:t>
      </w:r>
      <w:proofErr w:type="spellEnd"/>
    </w:p>
    <w:p w14:paraId="18D5E7B5" w14:textId="77777777" w:rsidR="005D79B3" w:rsidRPr="005D79B3" w:rsidRDefault="005D79B3" w:rsidP="005D79B3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</w:p>
    <w:p w14:paraId="6126C0ED" w14:textId="77777777" w:rsidR="005D79B3" w:rsidRPr="005D79B3" w:rsidRDefault="005D79B3" w:rsidP="005D79B3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5D79B3">
        <w:rPr>
          <w:rFonts w:ascii="Consolas" w:eastAsia="Consolas" w:hAnsi="Consolas" w:cs="Consolas"/>
          <w:b/>
          <w:i/>
          <w:iCs/>
          <w:color w:val="B5CEA8"/>
          <w:sz w:val="21"/>
          <w:szCs w:val="21"/>
          <w:lang w:val="en-ID"/>
        </w:rPr>
        <w:t xml:space="preserve"># Program </w:t>
      </w:r>
      <w:proofErr w:type="spellStart"/>
      <w:r w:rsidRPr="005D79B3">
        <w:rPr>
          <w:rFonts w:ascii="Consolas" w:eastAsia="Consolas" w:hAnsi="Consolas" w:cs="Consolas"/>
          <w:b/>
          <w:i/>
          <w:iCs/>
          <w:color w:val="B5CEA8"/>
          <w:sz w:val="21"/>
          <w:szCs w:val="21"/>
          <w:lang w:val="en-ID"/>
        </w:rPr>
        <w:t>utama</w:t>
      </w:r>
      <w:proofErr w:type="spellEnd"/>
    </w:p>
    <w:p w14:paraId="26C42A74" w14:textId="77777777" w:rsidR="005D79B3" w:rsidRPr="005D79B3" w:rsidRDefault="005D79B3" w:rsidP="005D79B3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5D79B3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while True:</w:t>
      </w:r>
    </w:p>
    <w:p w14:paraId="4E9D5C43" w14:textId="77777777" w:rsidR="005D79B3" w:rsidRPr="005D79B3" w:rsidRDefault="005D79B3" w:rsidP="005D79B3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5D79B3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    </w:t>
      </w:r>
      <w:proofErr w:type="gramStart"/>
      <w:r w:rsidRPr="005D79B3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clear(</w:t>
      </w:r>
      <w:proofErr w:type="gramEnd"/>
      <w:r w:rsidRPr="005D79B3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)</w:t>
      </w:r>
    </w:p>
    <w:p w14:paraId="05E9520E" w14:textId="77777777" w:rsidR="005D79B3" w:rsidRPr="005D79B3" w:rsidRDefault="005D79B3" w:rsidP="005D79B3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5D79B3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    </w:t>
      </w:r>
      <w:proofErr w:type="gramStart"/>
      <w:r w:rsidRPr="005D79B3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print(</w:t>
      </w:r>
      <w:proofErr w:type="gramEnd"/>
      <w:r w:rsidRPr="005D79B3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"=== SELAMAT DATANG DI TOKO ELEKTRONIK MINI ===")</w:t>
      </w:r>
    </w:p>
    <w:p w14:paraId="62FDA326" w14:textId="77777777" w:rsidR="005D79B3" w:rsidRPr="005D79B3" w:rsidRDefault="005D79B3" w:rsidP="005D79B3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5D79B3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    </w:t>
      </w:r>
      <w:proofErr w:type="gramStart"/>
      <w:r w:rsidRPr="005D79B3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print(</w:t>
      </w:r>
      <w:proofErr w:type="gramEnd"/>
      <w:r w:rsidRPr="005D79B3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"1. Login")</w:t>
      </w:r>
    </w:p>
    <w:p w14:paraId="3768CE42" w14:textId="77777777" w:rsidR="005D79B3" w:rsidRPr="005D79B3" w:rsidRDefault="005D79B3" w:rsidP="005D79B3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5D79B3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    </w:t>
      </w:r>
      <w:proofErr w:type="gramStart"/>
      <w:r w:rsidRPr="005D79B3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print(</w:t>
      </w:r>
      <w:proofErr w:type="gramEnd"/>
      <w:r w:rsidRPr="005D79B3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"2. Register")</w:t>
      </w:r>
    </w:p>
    <w:p w14:paraId="4ABD9191" w14:textId="77777777" w:rsidR="005D79B3" w:rsidRPr="005D79B3" w:rsidRDefault="005D79B3" w:rsidP="005D79B3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5D79B3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    </w:t>
      </w:r>
      <w:proofErr w:type="gramStart"/>
      <w:r w:rsidRPr="005D79B3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print(</w:t>
      </w:r>
      <w:proofErr w:type="gramEnd"/>
      <w:r w:rsidRPr="005D79B3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"3. </w:t>
      </w:r>
      <w:proofErr w:type="spellStart"/>
      <w:r w:rsidRPr="005D79B3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Keluar</w:t>
      </w:r>
      <w:proofErr w:type="spellEnd"/>
      <w:r w:rsidRPr="005D79B3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")</w:t>
      </w:r>
    </w:p>
    <w:p w14:paraId="65864E7A" w14:textId="77777777" w:rsidR="005D79B3" w:rsidRPr="005D79B3" w:rsidRDefault="005D79B3" w:rsidP="005D79B3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5D79B3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lastRenderedPageBreak/>
        <w:t xml:space="preserve">    </w:t>
      </w:r>
      <w:proofErr w:type="spellStart"/>
      <w:r w:rsidRPr="005D79B3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pilih</w:t>
      </w:r>
      <w:proofErr w:type="spellEnd"/>
      <w:r w:rsidRPr="005D79B3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= </w:t>
      </w:r>
      <w:proofErr w:type="gramStart"/>
      <w:r w:rsidRPr="005D79B3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input(</w:t>
      </w:r>
      <w:proofErr w:type="gramEnd"/>
      <w:r w:rsidRPr="005D79B3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"</w:t>
      </w:r>
      <w:proofErr w:type="spellStart"/>
      <w:r w:rsidRPr="005D79B3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Pilih</w:t>
      </w:r>
      <w:proofErr w:type="spellEnd"/>
      <w:r w:rsidRPr="005D79B3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menu: "</w:t>
      </w:r>
      <w:proofErr w:type="gramStart"/>
      <w:r w:rsidRPr="005D79B3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).strip</w:t>
      </w:r>
      <w:proofErr w:type="gramEnd"/>
      <w:r w:rsidRPr="005D79B3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()</w:t>
      </w:r>
    </w:p>
    <w:p w14:paraId="6C7D8040" w14:textId="77777777" w:rsidR="005D79B3" w:rsidRPr="005D79B3" w:rsidRDefault="005D79B3" w:rsidP="005D79B3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</w:p>
    <w:p w14:paraId="25AE009A" w14:textId="77777777" w:rsidR="005D79B3" w:rsidRPr="005D79B3" w:rsidRDefault="005D79B3" w:rsidP="005D79B3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5D79B3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    if </w:t>
      </w:r>
      <w:proofErr w:type="spellStart"/>
      <w:r w:rsidRPr="005D79B3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pilih</w:t>
      </w:r>
      <w:proofErr w:type="spellEnd"/>
      <w:r w:rsidRPr="005D79B3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== "1":</w:t>
      </w:r>
    </w:p>
    <w:p w14:paraId="1F59D669" w14:textId="77777777" w:rsidR="005D79B3" w:rsidRPr="005D79B3" w:rsidRDefault="005D79B3" w:rsidP="005D79B3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5D79B3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        role = </w:t>
      </w:r>
      <w:proofErr w:type="gramStart"/>
      <w:r w:rsidRPr="005D79B3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login(</w:t>
      </w:r>
      <w:proofErr w:type="gramEnd"/>
      <w:r w:rsidRPr="005D79B3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)</w:t>
      </w:r>
    </w:p>
    <w:p w14:paraId="5483320A" w14:textId="77777777" w:rsidR="005D79B3" w:rsidRPr="005D79B3" w:rsidRDefault="005D79B3" w:rsidP="005D79B3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5D79B3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        if role == "admin":</w:t>
      </w:r>
    </w:p>
    <w:p w14:paraId="482396CE" w14:textId="77777777" w:rsidR="005D79B3" w:rsidRPr="005D79B3" w:rsidRDefault="005D79B3" w:rsidP="005D79B3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5D79B3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            </w:t>
      </w:r>
      <w:proofErr w:type="spellStart"/>
      <w:r w:rsidRPr="005D79B3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menu_</w:t>
      </w:r>
      <w:proofErr w:type="gramStart"/>
      <w:r w:rsidRPr="005D79B3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admin</w:t>
      </w:r>
      <w:proofErr w:type="spellEnd"/>
      <w:r w:rsidRPr="005D79B3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(</w:t>
      </w:r>
      <w:proofErr w:type="gramEnd"/>
      <w:r w:rsidRPr="005D79B3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)</w:t>
      </w:r>
    </w:p>
    <w:p w14:paraId="185D2944" w14:textId="77777777" w:rsidR="005D79B3" w:rsidRPr="005D79B3" w:rsidRDefault="005D79B3" w:rsidP="005D79B3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5D79B3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        else:</w:t>
      </w:r>
    </w:p>
    <w:p w14:paraId="4904D3AB" w14:textId="77777777" w:rsidR="005D79B3" w:rsidRPr="005D79B3" w:rsidRDefault="005D79B3" w:rsidP="005D79B3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5D79B3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            </w:t>
      </w:r>
      <w:proofErr w:type="spellStart"/>
      <w:r w:rsidRPr="005D79B3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menu_</w:t>
      </w:r>
      <w:proofErr w:type="gramStart"/>
      <w:r w:rsidRPr="005D79B3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user</w:t>
      </w:r>
      <w:proofErr w:type="spellEnd"/>
      <w:r w:rsidRPr="005D79B3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(</w:t>
      </w:r>
      <w:proofErr w:type="gramEnd"/>
      <w:r w:rsidRPr="005D79B3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)</w:t>
      </w:r>
    </w:p>
    <w:p w14:paraId="59392947" w14:textId="77777777" w:rsidR="005D79B3" w:rsidRPr="005D79B3" w:rsidRDefault="005D79B3" w:rsidP="005D79B3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5D79B3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    </w:t>
      </w:r>
      <w:proofErr w:type="spellStart"/>
      <w:r w:rsidRPr="005D79B3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elif</w:t>
      </w:r>
      <w:proofErr w:type="spellEnd"/>
      <w:r w:rsidRPr="005D79B3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</w:t>
      </w:r>
      <w:proofErr w:type="spellStart"/>
      <w:r w:rsidRPr="005D79B3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pilih</w:t>
      </w:r>
      <w:proofErr w:type="spellEnd"/>
      <w:r w:rsidRPr="005D79B3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== "2":</w:t>
      </w:r>
    </w:p>
    <w:p w14:paraId="00F160B0" w14:textId="77777777" w:rsidR="005D79B3" w:rsidRPr="005D79B3" w:rsidRDefault="005D79B3" w:rsidP="005D79B3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5D79B3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        </w:t>
      </w:r>
      <w:proofErr w:type="gramStart"/>
      <w:r w:rsidRPr="005D79B3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register(</w:t>
      </w:r>
      <w:proofErr w:type="gramEnd"/>
      <w:r w:rsidRPr="005D79B3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)</w:t>
      </w:r>
    </w:p>
    <w:p w14:paraId="4716F5E3" w14:textId="77777777" w:rsidR="005D79B3" w:rsidRPr="005D79B3" w:rsidRDefault="005D79B3" w:rsidP="005D79B3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5D79B3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    </w:t>
      </w:r>
      <w:proofErr w:type="spellStart"/>
      <w:r w:rsidRPr="005D79B3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elif</w:t>
      </w:r>
      <w:proofErr w:type="spellEnd"/>
      <w:r w:rsidRPr="005D79B3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</w:t>
      </w:r>
      <w:proofErr w:type="spellStart"/>
      <w:r w:rsidRPr="005D79B3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pilih</w:t>
      </w:r>
      <w:proofErr w:type="spellEnd"/>
      <w:r w:rsidRPr="005D79B3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== "3":</w:t>
      </w:r>
    </w:p>
    <w:p w14:paraId="56E3D6E9" w14:textId="77777777" w:rsidR="005D79B3" w:rsidRPr="005D79B3" w:rsidRDefault="005D79B3" w:rsidP="005D79B3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5D79B3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        </w:t>
      </w:r>
      <w:proofErr w:type="gramStart"/>
      <w:r w:rsidRPr="005D79B3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clear(</w:t>
      </w:r>
      <w:proofErr w:type="gramEnd"/>
      <w:r w:rsidRPr="005D79B3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)</w:t>
      </w:r>
    </w:p>
    <w:p w14:paraId="7DB89EF4" w14:textId="77777777" w:rsidR="005D79B3" w:rsidRPr="005D79B3" w:rsidRDefault="005D79B3" w:rsidP="005D79B3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5D79B3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        </w:t>
      </w:r>
      <w:proofErr w:type="gramStart"/>
      <w:r w:rsidRPr="005D79B3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print(</w:t>
      </w:r>
      <w:proofErr w:type="gramEnd"/>
      <w:r w:rsidRPr="005D79B3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"</w:t>
      </w:r>
      <w:proofErr w:type="spellStart"/>
      <w:r w:rsidRPr="005D79B3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Terima</w:t>
      </w:r>
      <w:proofErr w:type="spellEnd"/>
      <w:r w:rsidRPr="005D79B3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</w:t>
      </w:r>
      <w:proofErr w:type="spellStart"/>
      <w:r w:rsidRPr="005D79B3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kasih</w:t>
      </w:r>
      <w:proofErr w:type="spellEnd"/>
      <w:r w:rsidRPr="005D79B3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</w:t>
      </w:r>
      <w:proofErr w:type="spellStart"/>
      <w:r w:rsidRPr="005D79B3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telah</w:t>
      </w:r>
      <w:proofErr w:type="spellEnd"/>
      <w:r w:rsidRPr="005D79B3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</w:t>
      </w:r>
      <w:proofErr w:type="spellStart"/>
      <w:r w:rsidRPr="005D79B3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menggunakan</w:t>
      </w:r>
      <w:proofErr w:type="spellEnd"/>
      <w:r w:rsidRPr="005D79B3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program </w:t>
      </w:r>
      <w:proofErr w:type="spellStart"/>
      <w:r w:rsidRPr="005D79B3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ini</w:t>
      </w:r>
      <w:proofErr w:type="spellEnd"/>
      <w:r w:rsidRPr="005D79B3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!")</w:t>
      </w:r>
    </w:p>
    <w:p w14:paraId="2EB6EF94" w14:textId="77777777" w:rsidR="005D79B3" w:rsidRPr="005D79B3" w:rsidRDefault="005D79B3" w:rsidP="005D79B3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fi-FI"/>
        </w:rPr>
      </w:pPr>
      <w:r w:rsidRPr="005D79B3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        </w:t>
      </w:r>
      <w:r w:rsidRPr="005D79B3">
        <w:rPr>
          <w:rFonts w:ascii="Consolas" w:eastAsia="Consolas" w:hAnsi="Consolas" w:cs="Consolas"/>
          <w:b/>
          <w:color w:val="B5CEA8"/>
          <w:sz w:val="21"/>
          <w:szCs w:val="21"/>
          <w:lang w:val="fi-FI"/>
        </w:rPr>
        <w:t>print("Sampai jumpa di toko kami!")</w:t>
      </w:r>
    </w:p>
    <w:p w14:paraId="3B11BAD6" w14:textId="77777777" w:rsidR="005D79B3" w:rsidRPr="005D79B3" w:rsidRDefault="005D79B3" w:rsidP="005D79B3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5D79B3">
        <w:rPr>
          <w:rFonts w:ascii="Consolas" w:eastAsia="Consolas" w:hAnsi="Consolas" w:cs="Consolas"/>
          <w:b/>
          <w:color w:val="B5CEA8"/>
          <w:sz w:val="21"/>
          <w:szCs w:val="21"/>
          <w:lang w:val="fi-FI"/>
        </w:rPr>
        <w:t xml:space="preserve">        </w:t>
      </w:r>
      <w:r w:rsidRPr="005D79B3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break</w:t>
      </w:r>
    </w:p>
    <w:p w14:paraId="323974D1" w14:textId="77777777" w:rsidR="005D79B3" w:rsidRPr="005D79B3" w:rsidRDefault="005D79B3" w:rsidP="005D79B3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5D79B3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    else:</w:t>
      </w:r>
    </w:p>
    <w:p w14:paraId="61433DEE" w14:textId="77777777" w:rsidR="005D79B3" w:rsidRPr="005D79B3" w:rsidRDefault="005D79B3" w:rsidP="005D79B3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5D79B3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        </w:t>
      </w:r>
      <w:proofErr w:type="gramStart"/>
      <w:r w:rsidRPr="005D79B3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print(</w:t>
      </w:r>
      <w:proofErr w:type="gramEnd"/>
      <w:r w:rsidRPr="005D79B3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"</w:t>
      </w:r>
      <w:proofErr w:type="spellStart"/>
      <w:r w:rsidRPr="005D79B3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Pilihan</w:t>
      </w:r>
      <w:proofErr w:type="spellEnd"/>
      <w:r w:rsidRPr="005D79B3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</w:t>
      </w:r>
      <w:proofErr w:type="spellStart"/>
      <w:r w:rsidRPr="005D79B3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tidak</w:t>
      </w:r>
      <w:proofErr w:type="spellEnd"/>
      <w:r w:rsidRPr="005D79B3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valid!")</w:t>
      </w:r>
    </w:p>
    <w:p w14:paraId="6BABC2A7" w14:textId="77777777" w:rsidR="005D79B3" w:rsidRPr="005D79B3" w:rsidRDefault="005D79B3" w:rsidP="005D79B3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5D79B3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        </w:t>
      </w:r>
      <w:proofErr w:type="gramStart"/>
      <w:r w:rsidRPr="005D79B3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input(</w:t>
      </w:r>
      <w:proofErr w:type="gramEnd"/>
      <w:r w:rsidRPr="005D79B3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"Tekan Enter </w:t>
      </w:r>
      <w:proofErr w:type="spellStart"/>
      <w:r w:rsidRPr="005D79B3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untuk</w:t>
      </w:r>
      <w:proofErr w:type="spellEnd"/>
      <w:r w:rsidRPr="005D79B3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</w:t>
      </w:r>
      <w:proofErr w:type="spellStart"/>
      <w:r w:rsidRPr="005D79B3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mengulang</w:t>
      </w:r>
      <w:proofErr w:type="spellEnd"/>
      <w:r w:rsidRPr="005D79B3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...")</w:t>
      </w:r>
    </w:p>
    <w:p w14:paraId="1DC49CF0" w14:textId="77777777" w:rsidR="005D79B3" w:rsidRPr="00F83B8A" w:rsidRDefault="005D79B3" w:rsidP="00F83B8A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</w:p>
    <w:p w14:paraId="15B61836" w14:textId="77777777" w:rsidR="00F83B8A" w:rsidRPr="00F83B8A" w:rsidRDefault="00F83B8A" w:rsidP="00F83B8A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</w:p>
    <w:p w14:paraId="1DEEF907" w14:textId="26031D24" w:rsidR="001933D2" w:rsidRDefault="001933D2" w:rsidP="001933D2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</w:p>
    <w:p w14:paraId="20A9916D" w14:textId="77777777" w:rsidR="005D79B3" w:rsidRDefault="005D79B3" w:rsidP="001933D2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</w:p>
    <w:p w14:paraId="579292B1" w14:textId="77777777" w:rsidR="005D79B3" w:rsidRPr="001933D2" w:rsidRDefault="005D79B3" w:rsidP="001933D2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</w:p>
    <w:p w14:paraId="700BEB3F" w14:textId="77777777" w:rsidR="00E74F13" w:rsidRDefault="00EB6FB0">
      <w:pPr>
        <w:pStyle w:val="Heading2"/>
        <w:ind w:left="0" w:firstLine="0"/>
      </w:pPr>
      <w:bookmarkStart w:id="4" w:name="_byp1qfmmrbvc" w:colFirst="0" w:colLast="0"/>
      <w:bookmarkEnd w:id="4"/>
      <w:r>
        <w:lastRenderedPageBreak/>
        <w:t>4. Hasil Output</w:t>
      </w:r>
    </w:p>
    <w:p w14:paraId="417D0E36" w14:textId="09D1ECAB" w:rsidR="005D7398" w:rsidRPr="005D7398" w:rsidRDefault="00EB6FB0" w:rsidP="005D7398">
      <w:pPr>
        <w:rPr>
          <w:b/>
          <w:bCs/>
        </w:rPr>
      </w:pPr>
      <w:r>
        <w:rPr>
          <w:b/>
          <w:bCs/>
        </w:rPr>
        <w:t xml:space="preserve">1. </w:t>
      </w:r>
      <w:r w:rsidR="005D7398">
        <w:rPr>
          <w:b/>
          <w:bCs/>
        </w:rPr>
        <w:t>Output pertama</w:t>
      </w:r>
    </w:p>
    <w:p w14:paraId="144CC3F4" w14:textId="2AA64351" w:rsidR="00E74F13" w:rsidRDefault="005D7398" w:rsidP="005D7398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7713CD0" wp14:editId="1CA6D79F">
            <wp:extent cx="4458322" cy="1733792"/>
            <wp:effectExtent l="0" t="0" r="0" b="0"/>
            <wp:docPr id="946934331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934331" name="Picture 1" descr="A black screen with white text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E8777" w14:textId="77777777" w:rsidR="005D7398" w:rsidRDefault="005D7398" w:rsidP="005D7398">
      <w:pPr>
        <w:rPr>
          <w:sz w:val="24"/>
          <w:szCs w:val="24"/>
        </w:rPr>
      </w:pPr>
    </w:p>
    <w:p w14:paraId="3D05634A" w14:textId="6EDC7FDF" w:rsidR="005D7398" w:rsidRDefault="00EB6FB0" w:rsidP="005D739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2. </w:t>
      </w:r>
      <w:r w:rsidR="005D7398" w:rsidRPr="005D7398">
        <w:rPr>
          <w:b/>
          <w:bCs/>
          <w:sz w:val="24"/>
          <w:szCs w:val="24"/>
        </w:rPr>
        <w:t>Outpu login</w:t>
      </w:r>
      <w:r w:rsidR="005D7398">
        <w:rPr>
          <w:b/>
          <w:bCs/>
          <w:sz w:val="24"/>
          <w:szCs w:val="24"/>
        </w:rPr>
        <w:t xml:space="preserve"> admin :</w:t>
      </w:r>
    </w:p>
    <w:p w14:paraId="53AACCC9" w14:textId="5910A4ED" w:rsidR="005D7398" w:rsidRDefault="005D7398" w:rsidP="005D7398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6E941048" wp14:editId="030108D8">
            <wp:extent cx="3258005" cy="1495634"/>
            <wp:effectExtent l="0" t="0" r="0" b="9525"/>
            <wp:docPr id="1703613569" name="Picture 2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613569" name="Picture 2" descr="A black screen with white text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F44F0" w14:textId="2E967020" w:rsidR="00EB6FB0" w:rsidRDefault="00EB6FB0" w:rsidP="005D739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Tampilan menu admin</w:t>
      </w:r>
    </w:p>
    <w:p w14:paraId="310E21A1" w14:textId="2E378E8D" w:rsidR="005D7398" w:rsidRDefault="00BE4B78" w:rsidP="005D7398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246482FA" wp14:editId="4540ABA6">
            <wp:extent cx="2171888" cy="1569856"/>
            <wp:effectExtent l="0" t="0" r="0" b="0"/>
            <wp:docPr id="6746128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61282" name="Picture 1" descr="A screenshot of a computer program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1888" cy="1569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31827" w14:textId="77777777" w:rsidR="00AE7A40" w:rsidRDefault="00AE7A40" w:rsidP="005D7398">
      <w:pPr>
        <w:rPr>
          <w:b/>
          <w:bCs/>
          <w:sz w:val="24"/>
          <w:szCs w:val="24"/>
        </w:rPr>
      </w:pPr>
    </w:p>
    <w:p w14:paraId="3D8FADC3" w14:textId="696F8022" w:rsidR="005D7398" w:rsidRDefault="00EB6FB0" w:rsidP="005D739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3. </w:t>
      </w:r>
      <w:r w:rsidR="005D7398">
        <w:rPr>
          <w:b/>
          <w:bCs/>
          <w:sz w:val="24"/>
          <w:szCs w:val="24"/>
        </w:rPr>
        <w:t xml:space="preserve">Output register/user baru : </w:t>
      </w:r>
    </w:p>
    <w:p w14:paraId="186DF909" w14:textId="2C67207B" w:rsidR="005D7398" w:rsidRDefault="005D7398" w:rsidP="005D7398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0B55DD5D" wp14:editId="5C0DBAB6">
            <wp:extent cx="3086531" cy="1629002"/>
            <wp:effectExtent l="0" t="0" r="0" b="9525"/>
            <wp:docPr id="1379633735" name="Picture 4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633735" name="Picture 4" descr="A screen shot of a computer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A5EBD" w14:textId="77777777" w:rsidR="007E2795" w:rsidRDefault="007E2795" w:rsidP="005D7398">
      <w:pPr>
        <w:rPr>
          <w:ins w:id="5" w:author="reza haikal" w:date="2025-10-21T16:55:00Z" w16du:dateUtc="2025-10-21T08:55:00Z"/>
          <w:b/>
          <w:bCs/>
          <w:sz w:val="24"/>
          <w:szCs w:val="24"/>
        </w:rPr>
      </w:pPr>
    </w:p>
    <w:p w14:paraId="3067C2EE" w14:textId="77777777" w:rsidR="007E2795" w:rsidRDefault="007E2795" w:rsidP="005D7398">
      <w:pPr>
        <w:rPr>
          <w:ins w:id="6" w:author="reza haikal" w:date="2025-10-21T16:55:00Z" w16du:dateUtc="2025-10-21T08:55:00Z"/>
          <w:b/>
          <w:bCs/>
          <w:sz w:val="24"/>
          <w:szCs w:val="24"/>
        </w:rPr>
      </w:pPr>
    </w:p>
    <w:p w14:paraId="08D96375" w14:textId="77777777" w:rsidR="007E2795" w:rsidRDefault="007E2795" w:rsidP="005D7398">
      <w:pPr>
        <w:rPr>
          <w:ins w:id="7" w:author="reza haikal" w:date="2025-10-21T16:55:00Z" w16du:dateUtc="2025-10-21T08:55:00Z"/>
          <w:b/>
          <w:bCs/>
          <w:sz w:val="24"/>
          <w:szCs w:val="24"/>
        </w:rPr>
      </w:pPr>
    </w:p>
    <w:p w14:paraId="4289F844" w14:textId="77777777" w:rsidR="007E2795" w:rsidRDefault="007E2795" w:rsidP="005D7398">
      <w:pPr>
        <w:rPr>
          <w:ins w:id="8" w:author="reza haikal" w:date="2025-10-21T16:55:00Z" w16du:dateUtc="2025-10-21T08:55:00Z"/>
          <w:b/>
          <w:bCs/>
          <w:sz w:val="24"/>
          <w:szCs w:val="24"/>
        </w:rPr>
      </w:pPr>
    </w:p>
    <w:p w14:paraId="6B30EA71" w14:textId="25986B5C" w:rsidR="00EB6FB0" w:rsidRDefault="00EB6FB0" w:rsidP="005D739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Login untuk user baru</w:t>
      </w:r>
    </w:p>
    <w:p w14:paraId="1DE4E541" w14:textId="19C2E724" w:rsidR="005D7398" w:rsidRDefault="005D7398" w:rsidP="005D7398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652A02A7" wp14:editId="4A7CEB1A">
            <wp:extent cx="3629532" cy="1600423"/>
            <wp:effectExtent l="0" t="0" r="9525" b="0"/>
            <wp:docPr id="276801590" name="Picture 5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801590" name="Picture 5" descr="A black screen with white text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0B046" w14:textId="47178642" w:rsidR="00EB6FB0" w:rsidRDefault="00EB6FB0" w:rsidP="005D739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Tampilan menu user baru</w:t>
      </w:r>
    </w:p>
    <w:p w14:paraId="464E10C8" w14:textId="654D53BD" w:rsidR="00EB6FB0" w:rsidRDefault="00F81EE5" w:rsidP="005D7398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62925991" wp14:editId="0F3AC6D5">
            <wp:extent cx="2042337" cy="906859"/>
            <wp:effectExtent l="0" t="0" r="0" b="7620"/>
            <wp:docPr id="953793905" name="Picture 2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793905" name="Picture 2" descr="A screenshot of a computer screen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2337" cy="906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FF5FD" w14:textId="77777777" w:rsidR="00EB6FB0" w:rsidRPr="005D7398" w:rsidRDefault="00EB6FB0" w:rsidP="005D7398">
      <w:pPr>
        <w:rPr>
          <w:b/>
          <w:bCs/>
          <w:sz w:val="24"/>
          <w:szCs w:val="24"/>
        </w:rPr>
      </w:pPr>
    </w:p>
    <w:p w14:paraId="6433C3B8" w14:textId="3C092E1E" w:rsidR="00EB6FB0" w:rsidRDefault="00EB6FB0" w:rsidP="00EB6FB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4. Tampilan menu</w:t>
      </w:r>
    </w:p>
    <w:p w14:paraId="6006290D" w14:textId="19CEA273" w:rsidR="00E74F13" w:rsidRPr="00EB6FB0" w:rsidRDefault="00EB6FB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B6FB0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73AC835" wp14:editId="6E36C370">
            <wp:extent cx="4286848" cy="2934109"/>
            <wp:effectExtent l="0" t="0" r="0" b="0"/>
            <wp:docPr id="607219233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219233" name="Picture 1" descr="A black screen with white text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293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50693" w14:textId="77777777" w:rsidR="00566813" w:rsidRDefault="00566813">
      <w:pPr>
        <w:pStyle w:val="Heading2"/>
      </w:pPr>
      <w:bookmarkStart w:id="9" w:name="_ixrgiiguhozk" w:colFirst="0" w:colLast="0"/>
      <w:bookmarkEnd w:id="9"/>
    </w:p>
    <w:p w14:paraId="2BC68A36" w14:textId="77777777" w:rsidR="00566813" w:rsidRDefault="00566813">
      <w:pPr>
        <w:pStyle w:val="Heading2"/>
      </w:pPr>
    </w:p>
    <w:p w14:paraId="550E5117" w14:textId="77777777" w:rsidR="00566813" w:rsidRDefault="00566813">
      <w:pPr>
        <w:pStyle w:val="Heading2"/>
      </w:pPr>
    </w:p>
    <w:p w14:paraId="54E4D61C" w14:textId="77777777" w:rsidR="00566813" w:rsidRDefault="00566813" w:rsidP="00566813"/>
    <w:p w14:paraId="3E400947" w14:textId="77777777" w:rsidR="00566813" w:rsidRPr="00566813" w:rsidRDefault="00566813" w:rsidP="00566813"/>
    <w:p w14:paraId="6761C783" w14:textId="7C90AB73" w:rsidR="00E74F13" w:rsidRDefault="00EB6FB0">
      <w:pPr>
        <w:pStyle w:val="Heading2"/>
      </w:pPr>
      <w:r>
        <w:lastRenderedPageBreak/>
        <w:t>5. Langkah-langkah GIT</w:t>
      </w:r>
    </w:p>
    <w:p w14:paraId="2D2FED18" w14:textId="77777777" w:rsidR="00E74F13" w:rsidRDefault="00EB6FB0">
      <w:pPr>
        <w:pStyle w:val="Heading3"/>
        <w:rPr>
          <w:rFonts w:ascii="Times New Roman" w:eastAsia="Times New Roman" w:hAnsi="Times New Roman" w:cs="Times New Roman"/>
          <w:b/>
        </w:rPr>
      </w:pPr>
      <w:bookmarkStart w:id="10" w:name="_evvndqgpe364" w:colFirst="0" w:colLast="0"/>
      <w:bookmarkEnd w:id="10"/>
      <w:r>
        <w:rPr>
          <w:rFonts w:ascii="Times New Roman" w:eastAsia="Times New Roman" w:hAnsi="Times New Roman" w:cs="Times New Roman"/>
          <w:b/>
        </w:rPr>
        <w:t>5.1 GIT Init</w:t>
      </w:r>
    </w:p>
    <w:p w14:paraId="22A778E7" w14:textId="17EBB127" w:rsidR="00E74F13" w:rsidRDefault="003517E1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noProof/>
        </w:rPr>
        <w:drawing>
          <wp:inline distT="0" distB="0" distL="0" distR="0" wp14:anchorId="47F7E6A8" wp14:editId="08C19144">
            <wp:extent cx="5733415" cy="316230"/>
            <wp:effectExtent l="0" t="0" r="635" b="7620"/>
            <wp:docPr id="689971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971307" name="Picture 689971307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1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5FED4" w14:textId="77777777" w:rsidR="00E74F13" w:rsidRDefault="00EB6FB0">
      <w:pPr>
        <w:pStyle w:val="Heading3"/>
        <w:rPr>
          <w:rFonts w:ascii="Times New Roman" w:eastAsia="Times New Roman" w:hAnsi="Times New Roman" w:cs="Times New Roman"/>
          <w:b/>
        </w:rPr>
      </w:pPr>
      <w:bookmarkStart w:id="11" w:name="_9klwj83a0v2f" w:colFirst="0" w:colLast="0"/>
      <w:bookmarkEnd w:id="11"/>
      <w:r>
        <w:rPr>
          <w:rFonts w:ascii="Times New Roman" w:eastAsia="Times New Roman" w:hAnsi="Times New Roman" w:cs="Times New Roman"/>
          <w:b/>
        </w:rPr>
        <w:t>5.2 GIT Add</w:t>
      </w:r>
    </w:p>
    <w:p w14:paraId="659DB460" w14:textId="77777777" w:rsidR="00E74F13" w:rsidRDefault="00EB6FB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noProof/>
        </w:rPr>
        <w:drawing>
          <wp:inline distT="114300" distB="114300" distL="114300" distR="114300" wp14:anchorId="772A7A09" wp14:editId="3398B464">
            <wp:extent cx="4248150" cy="298154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l="-1018" t="45378" r="30243" b="-25641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29815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1DAAE7" w14:textId="56BAECB3" w:rsidR="00E74F13" w:rsidRDefault="00EB6FB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jangan lupa pakai spasi dan dot (</w:t>
      </w:r>
      <w:r w:rsidR="0006724D">
        <w:rPr>
          <w:rFonts w:ascii="Times New Roman" w:eastAsia="Times New Roman" w:hAnsi="Times New Roman" w:cs="Times New Roman"/>
          <w:b/>
        </w:rPr>
        <w:t>.) untuk mencakup semua file</w:t>
      </w:r>
    </w:p>
    <w:p w14:paraId="03324C91" w14:textId="77777777" w:rsidR="00E74F13" w:rsidRDefault="00EB6FB0">
      <w:pPr>
        <w:pStyle w:val="Heading3"/>
        <w:rPr>
          <w:rFonts w:ascii="Times New Roman" w:eastAsia="Times New Roman" w:hAnsi="Times New Roman" w:cs="Times New Roman"/>
          <w:b/>
        </w:rPr>
      </w:pPr>
      <w:bookmarkStart w:id="12" w:name="_sm206lkse817" w:colFirst="0" w:colLast="0"/>
      <w:bookmarkEnd w:id="12"/>
      <w:r>
        <w:rPr>
          <w:rFonts w:ascii="Times New Roman" w:eastAsia="Times New Roman" w:hAnsi="Times New Roman" w:cs="Times New Roman"/>
          <w:b/>
        </w:rPr>
        <w:t>5.3 GIT Commit</w:t>
      </w:r>
    </w:p>
    <w:p w14:paraId="3BB018D7" w14:textId="4B70632E" w:rsidR="00E74F13" w:rsidRDefault="00DD3F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noProof/>
        </w:rPr>
        <w:drawing>
          <wp:inline distT="0" distB="0" distL="0" distR="0" wp14:anchorId="3199AA50" wp14:editId="73FB888F">
            <wp:extent cx="5733415" cy="2323465"/>
            <wp:effectExtent l="0" t="0" r="635" b="635"/>
            <wp:docPr id="2093755214" name="Picture 2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755214" name="Picture 2" descr="A screen shot of a computer&#10;&#10;AI-generated content may be incorrect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32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7F289" w14:textId="74D90743" w:rsidR="00F734F3" w:rsidRDefault="00F734F3">
      <w:pPr>
        <w:rPr>
          <w:rFonts w:ascii="Times New Roman" w:eastAsia="Times New Roman" w:hAnsi="Times New Roman" w:cs="Times New Roman"/>
          <w:b/>
        </w:rPr>
      </w:pPr>
    </w:p>
    <w:p w14:paraId="6DB5B27E" w14:textId="77777777" w:rsidR="00E74F13" w:rsidRDefault="00EB6FB0">
      <w:pPr>
        <w:pStyle w:val="Heading3"/>
        <w:rPr>
          <w:rFonts w:ascii="Times New Roman" w:eastAsia="Times New Roman" w:hAnsi="Times New Roman" w:cs="Times New Roman"/>
          <w:b/>
        </w:rPr>
      </w:pPr>
      <w:bookmarkStart w:id="13" w:name="_7ivnbuj2eon" w:colFirst="0" w:colLast="0"/>
      <w:bookmarkEnd w:id="13"/>
      <w:r>
        <w:rPr>
          <w:rFonts w:ascii="Times New Roman" w:eastAsia="Times New Roman" w:hAnsi="Times New Roman" w:cs="Times New Roman"/>
          <w:b/>
        </w:rPr>
        <w:t>5.4 GIT Remote</w:t>
      </w:r>
    </w:p>
    <w:p w14:paraId="6E8D7A11" w14:textId="655D82FF" w:rsidR="00E74F13" w:rsidRDefault="00344727">
      <w:r>
        <w:t>TIDAK PERLU.</w:t>
      </w:r>
    </w:p>
    <w:p w14:paraId="4490C667" w14:textId="77777777" w:rsidR="00E74F13" w:rsidRDefault="00E74F13">
      <w:pPr>
        <w:rPr>
          <w:rFonts w:ascii="Times New Roman" w:eastAsia="Times New Roman" w:hAnsi="Times New Roman" w:cs="Times New Roman"/>
          <w:b/>
        </w:rPr>
      </w:pPr>
    </w:p>
    <w:p w14:paraId="01182A60" w14:textId="77777777" w:rsidR="00E74F13" w:rsidRDefault="00EB6FB0">
      <w:pPr>
        <w:pStyle w:val="Heading3"/>
        <w:rPr>
          <w:rFonts w:ascii="Times New Roman" w:eastAsia="Times New Roman" w:hAnsi="Times New Roman" w:cs="Times New Roman"/>
          <w:b/>
        </w:rPr>
      </w:pPr>
      <w:bookmarkStart w:id="14" w:name="_qctjmkdjtckg" w:colFirst="0" w:colLast="0"/>
      <w:bookmarkEnd w:id="14"/>
      <w:r>
        <w:rPr>
          <w:rFonts w:ascii="Times New Roman" w:eastAsia="Times New Roman" w:hAnsi="Times New Roman" w:cs="Times New Roman"/>
          <w:b/>
        </w:rPr>
        <w:t>5.5 GIT Push</w:t>
      </w:r>
    </w:p>
    <w:p w14:paraId="171E46E5" w14:textId="565B6FB0" w:rsidR="00E74F13" w:rsidRDefault="0085153F">
      <w:r>
        <w:rPr>
          <w:noProof/>
        </w:rPr>
        <w:drawing>
          <wp:inline distT="0" distB="0" distL="0" distR="0" wp14:anchorId="0CD88896" wp14:editId="26C21FA1">
            <wp:extent cx="4930567" cy="1729890"/>
            <wp:effectExtent l="0" t="0" r="3810" b="3810"/>
            <wp:docPr id="1407291023" name="Picture 3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291023" name="Picture 3" descr="A screen shot of a computer program&#10;&#10;AI-generated content may be incorrect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74F13">
      <w:pgSz w:w="11909" w:h="16834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D3A493" w14:textId="77777777" w:rsidR="0038591A" w:rsidRDefault="0038591A">
      <w:pPr>
        <w:spacing w:line="240" w:lineRule="auto"/>
      </w:pPr>
      <w:r>
        <w:separator/>
      </w:r>
    </w:p>
  </w:endnote>
  <w:endnote w:type="continuationSeparator" w:id="0">
    <w:p w14:paraId="25EF0E24" w14:textId="77777777" w:rsidR="0038591A" w:rsidRDefault="0038591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74E9C7" w14:textId="77777777" w:rsidR="00E74F13" w:rsidRDefault="00EB6FB0">
    <w:pPr>
      <w:jc w:val="right"/>
      <w:rPr>
        <w:rFonts w:ascii="Times New Roman" w:eastAsia="Times New Roman" w:hAnsi="Times New Roman" w:cs="Times New Roman"/>
      </w:rPr>
    </w:pPr>
    <w:r>
      <w:rPr>
        <w:rFonts w:ascii="Times New Roman" w:eastAsia="Times New Roman" w:hAnsi="Times New Roman" w:cs="Times New Roman"/>
      </w:rPr>
      <w:fldChar w:fldCharType="begin"/>
    </w:r>
    <w:r>
      <w:rPr>
        <w:rFonts w:ascii="Times New Roman" w:eastAsia="Times New Roman" w:hAnsi="Times New Roman" w:cs="Times New Roman"/>
      </w:rPr>
      <w:instrText>PAGE</w:instrText>
    </w:r>
    <w:r>
      <w:rPr>
        <w:rFonts w:ascii="Times New Roman" w:eastAsia="Times New Roman" w:hAnsi="Times New Roman" w:cs="Times New Roman"/>
      </w:rPr>
      <w:fldChar w:fldCharType="separate"/>
    </w:r>
    <w:r w:rsidR="006C220C">
      <w:rPr>
        <w:rFonts w:ascii="Times New Roman" w:eastAsia="Times New Roman" w:hAnsi="Times New Roman" w:cs="Times New Roman"/>
        <w:noProof/>
      </w:rPr>
      <w:t>1</w:t>
    </w:r>
    <w:r>
      <w:rPr>
        <w:rFonts w:ascii="Times New Roman" w:eastAsia="Times New Roman" w:hAnsi="Times New Roman" w:cs="Times New Roman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1E9C39" w14:textId="77777777" w:rsidR="00E74F13" w:rsidRDefault="00E74F1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46A96F" w14:textId="77777777" w:rsidR="0038591A" w:rsidRDefault="0038591A">
      <w:pPr>
        <w:spacing w:line="240" w:lineRule="auto"/>
      </w:pPr>
      <w:r>
        <w:separator/>
      </w:r>
    </w:p>
  </w:footnote>
  <w:footnote w:type="continuationSeparator" w:id="0">
    <w:p w14:paraId="43EE7AB0" w14:textId="77777777" w:rsidR="0038591A" w:rsidRDefault="0038591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493D8A" w14:textId="77777777" w:rsidR="00E74F13" w:rsidRDefault="00E74F13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A1F7CC" w14:textId="77777777" w:rsidR="00E74F13" w:rsidRDefault="00E74F1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9D13E5"/>
    <w:multiLevelType w:val="hybridMultilevel"/>
    <w:tmpl w:val="3CA4D1D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3074074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reza haikal">
    <w15:presenceInfo w15:providerId="Windows Live" w15:userId="523369bde1230d0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4F13"/>
    <w:rsid w:val="00043A33"/>
    <w:rsid w:val="00044749"/>
    <w:rsid w:val="0006724D"/>
    <w:rsid w:val="0009764F"/>
    <w:rsid w:val="000B37F5"/>
    <w:rsid w:val="000E02B6"/>
    <w:rsid w:val="001651FF"/>
    <w:rsid w:val="00182DB8"/>
    <w:rsid w:val="001933D2"/>
    <w:rsid w:val="00194BB7"/>
    <w:rsid w:val="001E1FE9"/>
    <w:rsid w:val="0023638F"/>
    <w:rsid w:val="00267E6C"/>
    <w:rsid w:val="00297CB3"/>
    <w:rsid w:val="00344727"/>
    <w:rsid w:val="00345174"/>
    <w:rsid w:val="003517E1"/>
    <w:rsid w:val="0038591A"/>
    <w:rsid w:val="003C7307"/>
    <w:rsid w:val="004702BC"/>
    <w:rsid w:val="00487536"/>
    <w:rsid w:val="004930E0"/>
    <w:rsid w:val="00500A0B"/>
    <w:rsid w:val="00566813"/>
    <w:rsid w:val="00581B0A"/>
    <w:rsid w:val="005D7398"/>
    <w:rsid w:val="005D79B3"/>
    <w:rsid w:val="00606AAF"/>
    <w:rsid w:val="00620542"/>
    <w:rsid w:val="006244AA"/>
    <w:rsid w:val="0067156B"/>
    <w:rsid w:val="00682428"/>
    <w:rsid w:val="006A6180"/>
    <w:rsid w:val="006C220C"/>
    <w:rsid w:val="00704165"/>
    <w:rsid w:val="007C5ACE"/>
    <w:rsid w:val="007E2795"/>
    <w:rsid w:val="0085153F"/>
    <w:rsid w:val="00871987"/>
    <w:rsid w:val="008F441E"/>
    <w:rsid w:val="00910F04"/>
    <w:rsid w:val="009867A7"/>
    <w:rsid w:val="009C14F5"/>
    <w:rsid w:val="00A04FE2"/>
    <w:rsid w:val="00A15838"/>
    <w:rsid w:val="00AE7A40"/>
    <w:rsid w:val="00BA7447"/>
    <w:rsid w:val="00BE4B78"/>
    <w:rsid w:val="00BF7E01"/>
    <w:rsid w:val="00C41CA6"/>
    <w:rsid w:val="00C47FE8"/>
    <w:rsid w:val="00CD5EA7"/>
    <w:rsid w:val="00CD7515"/>
    <w:rsid w:val="00D500B7"/>
    <w:rsid w:val="00DB7DF7"/>
    <w:rsid w:val="00DD3F00"/>
    <w:rsid w:val="00E74F13"/>
    <w:rsid w:val="00EB6FB0"/>
    <w:rsid w:val="00F734F3"/>
    <w:rsid w:val="00F81EE5"/>
    <w:rsid w:val="00F83B8A"/>
    <w:rsid w:val="00F918C8"/>
    <w:rsid w:val="00FC3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938ABE"/>
  <w15:docId w15:val="{F2BED538-30B2-485E-B249-7A83B2531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d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after="200" w:line="360" w:lineRule="auto"/>
      <w:ind w:left="360"/>
      <w:jc w:val="both"/>
      <w:outlineLvl w:val="0"/>
    </w:pPr>
    <w:rPr>
      <w:rFonts w:ascii="Times New Roman" w:eastAsia="Times New Roman" w:hAnsi="Times New Roman" w:cs="Times New Roman"/>
      <w:b/>
      <w:sz w:val="26"/>
      <w:szCs w:val="2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after="200" w:line="360" w:lineRule="auto"/>
      <w:ind w:left="720" w:hanging="360"/>
      <w:jc w:val="both"/>
      <w:outlineLvl w:val="1"/>
    </w:pPr>
    <w:rPr>
      <w:rFonts w:ascii="Times New Roman" w:eastAsia="Times New Roman" w:hAnsi="Times New Roman" w:cs="Times New Roman"/>
      <w:b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160"/>
      <w:jc w:val="center"/>
    </w:pPr>
    <w:rPr>
      <w:rFonts w:ascii="Times New Roman" w:eastAsia="Times New Roman" w:hAnsi="Times New Roman" w:cs="Times New Roman"/>
      <w:b/>
      <w:sz w:val="28"/>
      <w:szCs w:val="2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5D79B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7" Type="http://schemas.openxmlformats.org/officeDocument/2006/relationships/image" Target="media/image1.png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microsoft.com/office/2011/relationships/people" Target="people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10" Type="http://schemas.openxmlformats.org/officeDocument/2006/relationships/header" Target="header2.xml"/><Relationship Id="rId19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4.png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7</Pages>
  <Words>264</Words>
  <Characters>1507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reza haikal</cp:lastModifiedBy>
  <cp:revision>23</cp:revision>
  <dcterms:created xsi:type="dcterms:W3CDTF">2025-10-14T15:59:00Z</dcterms:created>
  <dcterms:modified xsi:type="dcterms:W3CDTF">2025-11-04T14:05:00Z</dcterms:modified>
</cp:coreProperties>
</file>